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7CD2A" w14:textId="03E18C99" w:rsidR="003027D2" w:rsidRPr="00AD5215" w:rsidRDefault="003027D2" w:rsidP="003027D2">
      <w:pPr>
        <w:pStyle w:val="ac"/>
        <w:spacing w:before="78"/>
        <w:ind w:left="5" w:right="61"/>
        <w:jc w:val="center"/>
      </w:pPr>
      <w:r w:rsidRPr="00AD5215">
        <w:rPr>
          <w:spacing w:val="2"/>
        </w:rPr>
        <w:t>ЗАЯВЛЕНИЕ-АНКЕТА</w:t>
      </w:r>
      <w:r w:rsidRPr="00AD5215">
        <w:rPr>
          <w:spacing w:val="10"/>
        </w:rPr>
        <w:t xml:space="preserve"> </w:t>
      </w:r>
      <w:r w:rsidRPr="00AD5215">
        <w:rPr>
          <w:spacing w:val="2"/>
        </w:rPr>
        <w:t>НА</w:t>
      </w:r>
      <w:r w:rsidRPr="00AD5215">
        <w:rPr>
          <w:spacing w:val="10"/>
        </w:rPr>
        <w:t xml:space="preserve"> </w:t>
      </w:r>
      <w:r w:rsidR="006F5F5A">
        <w:rPr>
          <w:spacing w:val="10"/>
        </w:rPr>
        <w:t xml:space="preserve">ЗАКЛЮЧЕНИЕ ДОГОВОРА </w:t>
      </w:r>
      <w:r w:rsidRPr="00AD5215">
        <w:rPr>
          <w:spacing w:val="2"/>
        </w:rPr>
        <w:t>ДОБРОВОЛЬНО</w:t>
      </w:r>
      <w:r w:rsidR="006F5F5A">
        <w:rPr>
          <w:spacing w:val="2"/>
        </w:rPr>
        <w:t>ГО</w:t>
      </w:r>
      <w:r w:rsidRPr="00AD5215">
        <w:rPr>
          <w:spacing w:val="2"/>
        </w:rPr>
        <w:t xml:space="preserve"> СТРАХОВАНИ</w:t>
      </w:r>
      <w:r w:rsidR="006F5F5A">
        <w:rPr>
          <w:spacing w:val="2"/>
        </w:rPr>
        <w:t>Я</w:t>
      </w:r>
      <w:r w:rsidRPr="00AD5215">
        <w:rPr>
          <w:spacing w:val="2"/>
        </w:rPr>
        <w:t xml:space="preserve"> ГРУЗОВ</w:t>
      </w:r>
      <w:r w:rsidRPr="00AD5215">
        <w:rPr>
          <w:spacing w:val="13"/>
        </w:rPr>
        <w:t xml:space="preserve"> </w:t>
      </w:r>
      <w:r w:rsidRPr="00AD5215">
        <w:rPr>
          <w:spacing w:val="-10"/>
        </w:rPr>
        <w:t>№_______________</w:t>
      </w:r>
    </w:p>
    <w:p w14:paraId="53F69F98" w14:textId="77777777" w:rsidR="003027D2" w:rsidRPr="00AD5215" w:rsidRDefault="003027D2" w:rsidP="003027D2">
      <w:pPr>
        <w:pStyle w:val="ac"/>
        <w:tabs>
          <w:tab w:val="left" w:pos="9414"/>
        </w:tabs>
        <w:spacing w:before="1" w:after="12"/>
        <w:ind w:left="142"/>
        <w:rPr>
          <w:w w:val="105"/>
        </w:rPr>
      </w:pPr>
    </w:p>
    <w:p w14:paraId="3755742B" w14:textId="49C074DB" w:rsidR="003027D2" w:rsidRPr="00305698" w:rsidRDefault="003027D2" w:rsidP="003027D2">
      <w:pPr>
        <w:pStyle w:val="ac"/>
        <w:tabs>
          <w:tab w:val="left" w:pos="9414"/>
        </w:tabs>
        <w:spacing w:before="1" w:after="12"/>
        <w:ind w:left="142"/>
      </w:pPr>
    </w:p>
    <w:tbl>
      <w:tblPr>
        <w:tblStyle w:val="TableNormal"/>
        <w:tblW w:w="107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34"/>
        <w:gridCol w:w="8246"/>
      </w:tblGrid>
      <w:tr w:rsidR="003027D2" w:rsidRPr="00AD5215" w14:paraId="2AC1E848" w14:textId="77777777" w:rsidTr="003027D2">
        <w:trPr>
          <w:trHeight w:val="175"/>
        </w:trPr>
        <w:tc>
          <w:tcPr>
            <w:tcW w:w="2534" w:type="dxa"/>
          </w:tcPr>
          <w:p w14:paraId="64566950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</w:rPr>
              <w:t>1. СТРАХОВЩИК</w:t>
            </w:r>
          </w:p>
        </w:tc>
        <w:tc>
          <w:tcPr>
            <w:tcW w:w="8246" w:type="dxa"/>
          </w:tcPr>
          <w:p w14:paraId="1278437E" w14:textId="1E05983C" w:rsidR="003027D2" w:rsidRPr="00AD5215" w:rsidRDefault="003027D2" w:rsidP="003027D2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АО «Страховая компания «Евразия», адрес: 050004, Республика Казахстан, г. Алматы, ул. </w:t>
            </w:r>
            <w:proofErr w:type="spellStart"/>
            <w:r w:rsidRPr="00AD5215">
              <w:rPr>
                <w:spacing w:val="-2"/>
                <w:sz w:val="12"/>
                <w:szCs w:val="12"/>
                <w:lang w:val="ru-RU"/>
              </w:rPr>
              <w:t>Желтоксан</w:t>
            </w:r>
            <w:proofErr w:type="spellEnd"/>
            <w:r w:rsidRPr="00AD5215">
              <w:rPr>
                <w:spacing w:val="-2"/>
                <w:sz w:val="12"/>
                <w:szCs w:val="12"/>
                <w:lang w:val="ru-RU"/>
              </w:rPr>
              <w:t xml:space="preserve">, 59, БИН: 950540000024, ИИК: </w:t>
            </w:r>
            <w:r w:rsidRPr="00AD5215">
              <w:rPr>
                <w:spacing w:val="-2"/>
                <w:sz w:val="12"/>
                <w:szCs w:val="12"/>
              </w:rPr>
              <w:t>KZ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>4094806</w:t>
            </w:r>
            <w:r w:rsidRPr="00AD5215">
              <w:rPr>
                <w:spacing w:val="-2"/>
                <w:sz w:val="12"/>
                <w:szCs w:val="12"/>
              </w:rPr>
              <w:t>KZT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 xml:space="preserve">22030005, БИК: </w:t>
            </w:r>
            <w:r w:rsidRPr="00AD5215">
              <w:rPr>
                <w:spacing w:val="-2"/>
                <w:sz w:val="12"/>
                <w:szCs w:val="12"/>
              </w:rPr>
              <w:t>EURIKZKA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 xml:space="preserve"> в Филиал № 6 АО «Евразийский банк» г. Алматы, </w:t>
            </w:r>
            <w:proofErr w:type="spellStart"/>
            <w:r w:rsidRPr="00AD5215">
              <w:rPr>
                <w:spacing w:val="-2"/>
                <w:sz w:val="12"/>
                <w:szCs w:val="12"/>
                <w:lang w:val="ru-RU"/>
              </w:rPr>
              <w:t>Кбе</w:t>
            </w:r>
            <w:proofErr w:type="spellEnd"/>
            <w:r w:rsidRPr="00AD5215">
              <w:rPr>
                <w:spacing w:val="-2"/>
                <w:sz w:val="12"/>
                <w:szCs w:val="12"/>
                <w:lang w:val="ru-RU"/>
              </w:rPr>
              <w:t>: 15, тел: +7 (727) 258-43-36, факс +7 (727) 258-43-38</w:t>
            </w:r>
          </w:p>
        </w:tc>
      </w:tr>
      <w:tr w:rsidR="003027D2" w:rsidRPr="00AD5215" w14:paraId="41CA06BC" w14:textId="77777777" w:rsidTr="003027D2">
        <w:trPr>
          <w:trHeight w:val="1848"/>
        </w:trPr>
        <w:tc>
          <w:tcPr>
            <w:tcW w:w="2534" w:type="dxa"/>
          </w:tcPr>
          <w:p w14:paraId="6BF8CBC6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</w:rPr>
              <w:t>2. СТРАХОВАТЕЛЬ</w:t>
            </w:r>
          </w:p>
        </w:tc>
        <w:tc>
          <w:tcPr>
            <w:tcW w:w="8246" w:type="dxa"/>
          </w:tcPr>
          <w:p w14:paraId="42AE5EEB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highlight w:val="yellow"/>
                <w:lang w:val="ru-RU"/>
              </w:rPr>
              <w:t>Физическое лицо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 xml:space="preserve"> </w:t>
            </w:r>
          </w:p>
          <w:p w14:paraId="367C3E1B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ФИО: __________</w:t>
            </w:r>
          </w:p>
          <w:p w14:paraId="5767586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АДРЕС: __________</w:t>
            </w:r>
          </w:p>
          <w:p w14:paraId="32B6D237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ИИН/БИН: __________</w:t>
            </w:r>
          </w:p>
          <w:p w14:paraId="2AAB5250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КОД СЕКТОРА ЭКОНОМИКИ: _________</w:t>
            </w:r>
          </w:p>
          <w:p w14:paraId="098181BC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ПРИЗНАК РЕЗИДЕНТСТВА: _________</w:t>
            </w:r>
          </w:p>
          <w:p w14:paraId="485AC56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СТРАНА РЕЗИДЕНТСТВА: _________</w:t>
            </w:r>
          </w:p>
          <w:p w14:paraId="5D535ABA" w14:textId="4EAE6CE1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Является ПДЛ*</w:t>
            </w:r>
            <w:proofErr w:type="gramStart"/>
            <w:r w:rsidRPr="00AD5215">
              <w:rPr>
                <w:spacing w:val="-2"/>
                <w:sz w:val="12"/>
                <w:szCs w:val="12"/>
                <w:lang w:val="ru-RU"/>
              </w:rPr>
              <w:t>: Да</w:t>
            </w:r>
            <w:proofErr w:type="gramEnd"/>
            <w:r w:rsidRPr="00AD5215">
              <w:rPr>
                <w:spacing w:val="-2"/>
                <w:sz w:val="12"/>
                <w:szCs w:val="12"/>
                <w:lang w:val="ru-RU"/>
              </w:rPr>
              <w:t>/Нет</w:t>
            </w:r>
          </w:p>
          <w:p w14:paraId="61CC83C2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highlight w:val="yellow"/>
                <w:lang w:val="ru-RU"/>
              </w:rPr>
              <w:t>Юридическое лицо</w:t>
            </w:r>
          </w:p>
          <w:p w14:paraId="7DE7A2C8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Наименование: ______</w:t>
            </w:r>
          </w:p>
          <w:p w14:paraId="3A5CD5C8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АДРЕС: _____</w:t>
            </w:r>
          </w:p>
          <w:p w14:paraId="16822EB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ИИН/БИН: _______</w:t>
            </w:r>
          </w:p>
          <w:p w14:paraId="1B466917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КОД СЕКТОРА ЭКОНОМИКИ: ________ </w:t>
            </w:r>
          </w:p>
          <w:p w14:paraId="773A4595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ПРИЗНАК РЕЗИДЕНТСТВА: _____ </w:t>
            </w:r>
          </w:p>
          <w:p w14:paraId="118C681B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СТРАНА РЕЗИДЕНТСТВА: ________</w:t>
            </w:r>
          </w:p>
          <w:p w14:paraId="52829AC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ВЭД: _________</w:t>
            </w:r>
          </w:p>
          <w:p w14:paraId="77782B90" w14:textId="08E6DED2" w:rsidR="003027D2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БАНКОВСКИЕ РЕКВИЗИТЫ: </w:t>
            </w:r>
            <w:r w:rsidRPr="00AD5215">
              <w:rPr>
                <w:spacing w:val="-2"/>
                <w:sz w:val="12"/>
                <w:szCs w:val="12"/>
              </w:rPr>
              <w:t>KZ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 xml:space="preserve">416010121000037475, </w:t>
            </w:r>
            <w:r w:rsidRPr="00AD5215">
              <w:rPr>
                <w:spacing w:val="-2"/>
                <w:sz w:val="12"/>
                <w:szCs w:val="12"/>
              </w:rPr>
              <w:t>HSBKKZKX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>, ЮКО филиал №299900 АО Народный Банк Казахстана</w:t>
            </w:r>
          </w:p>
          <w:p w14:paraId="1BFEDCB5" w14:textId="33C7A2CC" w:rsidR="00311C52" w:rsidRPr="00AD5215" w:rsidRDefault="00311C52" w:rsidP="00B16084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СВЕДЕНИЯ</w:t>
            </w:r>
            <w:r>
              <w:rPr>
                <w:spacing w:val="-2"/>
                <w:sz w:val="12"/>
                <w:szCs w:val="12"/>
                <w:lang w:val="ru-RU"/>
              </w:rPr>
              <w:t xml:space="preserve"> ПО РУКОВОДИТЕЛЮ: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 xml:space="preserve"> ФИО, ИИН </w:t>
            </w:r>
          </w:p>
          <w:p w14:paraId="582C35C3" w14:textId="038D8C19" w:rsidR="003027D2" w:rsidRPr="00AD5215" w:rsidRDefault="003027D2" w:rsidP="00FC3012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СВЕДЕНИЯ ПО БЕНЕФИЦИАРНОМУ СОБСТВЕННИКУ**: ФИО, ИИН (если </w:t>
            </w:r>
            <w:proofErr w:type="gramStart"/>
            <w:r w:rsidRPr="00AD5215">
              <w:rPr>
                <w:spacing w:val="-2"/>
                <w:sz w:val="12"/>
                <w:szCs w:val="12"/>
                <w:lang w:val="ru-RU"/>
              </w:rPr>
              <w:t>есть)Является</w:t>
            </w:r>
            <w:proofErr w:type="gramEnd"/>
            <w:r w:rsidRPr="00AD5215">
              <w:rPr>
                <w:spacing w:val="-2"/>
                <w:sz w:val="12"/>
                <w:szCs w:val="12"/>
                <w:lang w:val="ru-RU"/>
              </w:rPr>
              <w:t xml:space="preserve"> ПДЛ*: Да/Нет </w:t>
            </w:r>
          </w:p>
          <w:p w14:paraId="33175CD2" w14:textId="334203F7" w:rsidR="003027D2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ФИО ПОДПИСАНТА: ______</w:t>
            </w:r>
          </w:p>
          <w:p w14:paraId="069EF8C5" w14:textId="385CFF88" w:rsidR="00311C52" w:rsidRPr="00AD5215" w:rsidRDefault="00311C5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>
              <w:rPr>
                <w:spacing w:val="-2"/>
                <w:sz w:val="12"/>
                <w:szCs w:val="12"/>
                <w:lang w:val="ru-RU"/>
              </w:rPr>
              <w:t xml:space="preserve">ИИН 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>ПОДПИСАНТА:</w:t>
            </w:r>
            <w:r w:rsidR="00490333" w:rsidRPr="00AD5215">
              <w:rPr>
                <w:spacing w:val="-2"/>
                <w:sz w:val="12"/>
                <w:szCs w:val="12"/>
                <w:lang w:val="ru-RU"/>
              </w:rPr>
              <w:t xml:space="preserve"> ______</w:t>
            </w:r>
          </w:p>
          <w:p w14:paraId="2250BC1B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ДОЛЖНОСТЬ ПОДПИСАНТА: _______</w:t>
            </w:r>
          </w:p>
          <w:p w14:paraId="0E4D2D28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ОСНОВАНИЕ (право подписи): _______</w:t>
            </w:r>
          </w:p>
        </w:tc>
      </w:tr>
      <w:tr w:rsidR="003027D2" w:rsidRPr="00AD5215" w14:paraId="547F0671" w14:textId="77777777" w:rsidTr="003027D2">
        <w:trPr>
          <w:trHeight w:val="1848"/>
        </w:trPr>
        <w:tc>
          <w:tcPr>
            <w:tcW w:w="2534" w:type="dxa"/>
          </w:tcPr>
          <w:p w14:paraId="7E7144C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</w:rPr>
              <w:t>3. ЗАСТРАХОВАННОЕ ЛИЦО</w:t>
            </w:r>
          </w:p>
        </w:tc>
        <w:tc>
          <w:tcPr>
            <w:tcW w:w="8246" w:type="dxa"/>
          </w:tcPr>
          <w:p w14:paraId="5A6817AD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highlight w:val="yellow"/>
                <w:lang w:val="ru-RU"/>
              </w:rPr>
              <w:t>Физическое лицо</w:t>
            </w:r>
          </w:p>
          <w:p w14:paraId="6661271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ФИО: __________</w:t>
            </w:r>
          </w:p>
          <w:p w14:paraId="3825254C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АДРЕС: __________</w:t>
            </w:r>
          </w:p>
          <w:p w14:paraId="0414B831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ИИН/БИН: __________</w:t>
            </w:r>
          </w:p>
          <w:p w14:paraId="29EAF2A3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КОД СЕКТОРА ЭКОНОМИКИ: _________</w:t>
            </w:r>
          </w:p>
          <w:p w14:paraId="356B31F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ПРИЗНАК РЕЗИДЕНТСТВА: _________</w:t>
            </w:r>
          </w:p>
          <w:p w14:paraId="6C68363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СТРАНА РЕЗИДЕНТСТВА: _________</w:t>
            </w:r>
          </w:p>
          <w:p w14:paraId="74F45D8D" w14:textId="215840AC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Является ПДЛ*</w:t>
            </w:r>
            <w:proofErr w:type="gramStart"/>
            <w:r w:rsidRPr="00AD5215">
              <w:rPr>
                <w:spacing w:val="-2"/>
                <w:sz w:val="12"/>
                <w:szCs w:val="12"/>
                <w:lang w:val="ru-RU"/>
              </w:rPr>
              <w:t>: Да</w:t>
            </w:r>
            <w:proofErr w:type="gramEnd"/>
            <w:r w:rsidRPr="00AD5215">
              <w:rPr>
                <w:spacing w:val="-2"/>
                <w:sz w:val="12"/>
                <w:szCs w:val="12"/>
                <w:lang w:val="ru-RU"/>
              </w:rPr>
              <w:t>/Нет</w:t>
            </w:r>
          </w:p>
          <w:p w14:paraId="5DB5E361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highlight w:val="yellow"/>
                <w:lang w:val="ru-RU"/>
              </w:rPr>
              <w:t>Юридическое лицо</w:t>
            </w:r>
          </w:p>
          <w:p w14:paraId="25E0F581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Наименование: ______</w:t>
            </w:r>
          </w:p>
          <w:p w14:paraId="4237139B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АДРЕС: _____</w:t>
            </w:r>
          </w:p>
          <w:p w14:paraId="55F7EE8F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ИИН/БИН: _______</w:t>
            </w:r>
          </w:p>
          <w:p w14:paraId="2387C835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КОД СЕКТОРА ЭКОНОМИКИ: ________ </w:t>
            </w:r>
          </w:p>
          <w:p w14:paraId="2B184E14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ПРИЗНАК РЕЗИДЕНТСТВА: _____ </w:t>
            </w:r>
          </w:p>
          <w:p w14:paraId="5E783147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СТРАНА РЕЗИДЕНТСТВА: ________</w:t>
            </w:r>
          </w:p>
          <w:p w14:paraId="44074CBB" w14:textId="77777777" w:rsidR="003027D2" w:rsidRPr="007138D4" w:rsidRDefault="003027D2" w:rsidP="00DB0C13">
            <w:pPr>
              <w:pStyle w:val="TableParagraph"/>
              <w:spacing w:line="132" w:lineRule="exact"/>
              <w:ind w:left="14"/>
              <w:rPr>
                <w:strike/>
                <w:color w:val="FF0000"/>
                <w:spacing w:val="-2"/>
                <w:sz w:val="12"/>
                <w:szCs w:val="12"/>
                <w:lang w:val="ru-RU"/>
              </w:rPr>
            </w:pPr>
            <w:commentRangeStart w:id="0"/>
            <w:commentRangeStart w:id="1"/>
            <w:r w:rsidRPr="007138D4">
              <w:rPr>
                <w:strike/>
                <w:color w:val="FF0000"/>
                <w:spacing w:val="-2"/>
                <w:sz w:val="12"/>
                <w:szCs w:val="12"/>
                <w:lang w:val="ru-RU"/>
              </w:rPr>
              <w:t>ВЭД: _________</w:t>
            </w:r>
            <w:commentRangeEnd w:id="0"/>
            <w:r w:rsidR="007138D4">
              <w:rPr>
                <w:rStyle w:val="af6"/>
                <w:lang w:val="ru-RU" w:eastAsia="ru-RU"/>
              </w:rPr>
              <w:commentReference w:id="0"/>
            </w:r>
            <w:commentRangeEnd w:id="1"/>
            <w:r w:rsidR="008B27FF">
              <w:rPr>
                <w:rStyle w:val="af6"/>
                <w:lang w:val="ru-RU" w:eastAsia="ru-RU"/>
              </w:rPr>
              <w:commentReference w:id="1"/>
            </w:r>
          </w:p>
          <w:p w14:paraId="0A395503" w14:textId="2EC93F9C" w:rsidR="003027D2" w:rsidRPr="00AD5215" w:rsidRDefault="003027D2" w:rsidP="00305698">
            <w:pPr>
              <w:pStyle w:val="TableParagraph"/>
              <w:spacing w:line="132" w:lineRule="exact"/>
              <w:rPr>
                <w:spacing w:val="-2"/>
                <w:sz w:val="12"/>
                <w:szCs w:val="12"/>
                <w:highlight w:val="yellow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БАНКОВСКИЕ РЕКВИЗИТЫ: </w:t>
            </w:r>
            <w:r w:rsidRPr="00AD5215">
              <w:rPr>
                <w:spacing w:val="-2"/>
                <w:sz w:val="12"/>
                <w:szCs w:val="12"/>
              </w:rPr>
              <w:t>KZ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 xml:space="preserve">416010121000037475, </w:t>
            </w:r>
            <w:r w:rsidRPr="00AD5215">
              <w:rPr>
                <w:spacing w:val="-2"/>
                <w:sz w:val="12"/>
                <w:szCs w:val="12"/>
              </w:rPr>
              <w:t>HSBKKZKX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>, ЮКО филиал №299900 АО Народный Банк Казахстана</w:t>
            </w:r>
          </w:p>
        </w:tc>
      </w:tr>
      <w:tr w:rsidR="003027D2" w:rsidRPr="00AD5215" w14:paraId="1A3E78C3" w14:textId="77777777" w:rsidTr="003027D2">
        <w:trPr>
          <w:trHeight w:val="949"/>
        </w:trPr>
        <w:tc>
          <w:tcPr>
            <w:tcW w:w="2534" w:type="dxa"/>
          </w:tcPr>
          <w:p w14:paraId="2826F94A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</w:rPr>
              <w:t>4. ВЫГОДОПРИОБРЕТАТЕЛЬ</w:t>
            </w:r>
          </w:p>
        </w:tc>
        <w:tc>
          <w:tcPr>
            <w:tcW w:w="8246" w:type="dxa"/>
          </w:tcPr>
          <w:p w14:paraId="7A36565C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highlight w:val="yellow"/>
                <w:lang w:val="ru-RU"/>
              </w:rPr>
              <w:t>Физическое лицо</w:t>
            </w:r>
          </w:p>
          <w:p w14:paraId="119BF665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ФИО: __________</w:t>
            </w:r>
          </w:p>
          <w:p w14:paraId="2748349E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АДРЕС: __________</w:t>
            </w:r>
          </w:p>
          <w:p w14:paraId="18176685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ИИН/БИН: __________</w:t>
            </w:r>
          </w:p>
          <w:p w14:paraId="54C4BCFB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КОД СЕКТОРА ЭКОНОМИКИ: _________</w:t>
            </w:r>
          </w:p>
          <w:p w14:paraId="1A92B9A9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ПРИЗНАК РЕЗИДЕНТСТВА: _________</w:t>
            </w:r>
          </w:p>
          <w:p w14:paraId="09E93F05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СТРАНА РЕЗИДЕНТСТВА: _________</w:t>
            </w:r>
          </w:p>
          <w:p w14:paraId="54236640" w14:textId="27120BC8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Является ПДЛ*</w:t>
            </w:r>
            <w:proofErr w:type="gramStart"/>
            <w:r w:rsidRPr="00AD5215">
              <w:rPr>
                <w:spacing w:val="-2"/>
                <w:sz w:val="12"/>
                <w:szCs w:val="12"/>
                <w:lang w:val="ru-RU"/>
              </w:rPr>
              <w:t>: Да</w:t>
            </w:r>
            <w:proofErr w:type="gramEnd"/>
            <w:r w:rsidRPr="00AD5215">
              <w:rPr>
                <w:spacing w:val="-2"/>
                <w:sz w:val="12"/>
                <w:szCs w:val="12"/>
                <w:lang w:val="ru-RU"/>
              </w:rPr>
              <w:t>/Нет</w:t>
            </w:r>
          </w:p>
          <w:p w14:paraId="6D16915E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highlight w:val="yellow"/>
                <w:lang w:val="ru-RU"/>
              </w:rPr>
              <w:t>Юридическое лицо</w:t>
            </w:r>
          </w:p>
          <w:p w14:paraId="15D3C77A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Наименование: ______</w:t>
            </w:r>
          </w:p>
          <w:p w14:paraId="78983E67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АДРЕС: _____</w:t>
            </w:r>
          </w:p>
          <w:p w14:paraId="039EE045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ИИН/БИН: _______</w:t>
            </w:r>
          </w:p>
          <w:p w14:paraId="010E6B72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КОД СЕКТОРА ЭКОНОМИКИ: ________ </w:t>
            </w:r>
          </w:p>
          <w:p w14:paraId="213CA69E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ПРИЗНАК РЕЗИДЕНТСТВА: _____ </w:t>
            </w:r>
          </w:p>
          <w:p w14:paraId="2ED0C9B3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СТРАНА РЕЗИДЕНТСТВА: ________</w:t>
            </w:r>
          </w:p>
          <w:p w14:paraId="1AD6B641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ВЭД: _________</w:t>
            </w:r>
          </w:p>
          <w:p w14:paraId="3A1A8BC1" w14:textId="2C64F5C6" w:rsidR="003027D2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БАНКОВСКИЕ РЕКВИЗИТЫ: </w:t>
            </w:r>
            <w:r w:rsidRPr="00AD5215">
              <w:rPr>
                <w:spacing w:val="-2"/>
                <w:sz w:val="12"/>
                <w:szCs w:val="12"/>
              </w:rPr>
              <w:t>KZ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 xml:space="preserve">416010121000037475, </w:t>
            </w:r>
            <w:r w:rsidRPr="00AD5215">
              <w:rPr>
                <w:spacing w:val="-2"/>
                <w:sz w:val="12"/>
                <w:szCs w:val="12"/>
              </w:rPr>
              <w:t>HSBKKZKX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>, ЮКО филиал №299900 АО Народный Банк Казахстана</w:t>
            </w:r>
          </w:p>
          <w:p w14:paraId="27704CC9" w14:textId="640DFB4C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Является ПДЛ*</w:t>
            </w:r>
            <w:proofErr w:type="gramStart"/>
            <w:r w:rsidRPr="00AD5215">
              <w:rPr>
                <w:spacing w:val="-2"/>
                <w:sz w:val="12"/>
                <w:szCs w:val="12"/>
                <w:lang w:val="ru-RU"/>
              </w:rPr>
              <w:t>: Да</w:t>
            </w:r>
            <w:proofErr w:type="gramEnd"/>
            <w:r w:rsidRPr="00AD5215">
              <w:rPr>
                <w:spacing w:val="-2"/>
                <w:sz w:val="12"/>
                <w:szCs w:val="12"/>
                <w:lang w:val="ru-RU"/>
              </w:rPr>
              <w:t xml:space="preserve">/Нет </w:t>
            </w:r>
          </w:p>
        </w:tc>
      </w:tr>
      <w:tr w:rsidR="003027D2" w:rsidRPr="00AD5215" w14:paraId="6A3C87DB" w14:textId="77777777" w:rsidTr="003027D2">
        <w:trPr>
          <w:trHeight w:val="296"/>
        </w:trPr>
        <w:tc>
          <w:tcPr>
            <w:tcW w:w="2534" w:type="dxa"/>
          </w:tcPr>
          <w:p w14:paraId="69AB9E17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</w:rPr>
              <w:t>5. ОБЪЕКТ СТРАХОВАНИЯ</w:t>
            </w:r>
          </w:p>
        </w:tc>
        <w:tc>
          <w:tcPr>
            <w:tcW w:w="8246" w:type="dxa"/>
          </w:tcPr>
          <w:p w14:paraId="77DCBC9B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Имущественный интерес Страхователя/Застрахованного лица, связанный с владением, пользованием, распоряжением грузом, в том числе багаж, товары и все виды продукции вследствие их повреждения, уничтожения, гибели, пропажи независимо от способа транспортировки.</w:t>
            </w:r>
          </w:p>
        </w:tc>
      </w:tr>
      <w:tr w:rsidR="009661A6" w:rsidRPr="00AD5215" w14:paraId="20E46004" w14:textId="77777777" w:rsidTr="003027D2">
        <w:trPr>
          <w:trHeight w:val="296"/>
        </w:trPr>
        <w:tc>
          <w:tcPr>
            <w:tcW w:w="2534" w:type="dxa"/>
          </w:tcPr>
          <w:p w14:paraId="5ED6C192" w14:textId="6C60F4C1" w:rsidR="009661A6" w:rsidRPr="00AD5215" w:rsidRDefault="009661A6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6. СТРАХОВЫЕ РИСКИ </w:t>
            </w:r>
          </w:p>
        </w:tc>
        <w:tc>
          <w:tcPr>
            <w:tcW w:w="8246" w:type="dxa"/>
          </w:tcPr>
          <w:p w14:paraId="4D038963" w14:textId="5CCF1443" w:rsidR="00DA4A3C" w:rsidRPr="00AD5215" w:rsidRDefault="00DA4A3C" w:rsidP="00DB0C13">
            <w:pPr>
              <w:pStyle w:val="TableParagraph"/>
              <w:spacing w:line="132" w:lineRule="exact"/>
              <w:ind w:left="14"/>
              <w:rPr>
                <w:b/>
                <w:spacing w:val="-2"/>
                <w:sz w:val="12"/>
                <w:szCs w:val="12"/>
                <w:lang w:val="ru-RU"/>
              </w:rPr>
            </w:pPr>
            <w:r w:rsidRPr="00AD5215">
              <w:rPr>
                <w:b/>
                <w:spacing w:val="-2"/>
                <w:sz w:val="12"/>
                <w:szCs w:val="12"/>
                <w:lang w:val="ru-RU"/>
              </w:rPr>
              <w:t>Страховые риски:</w:t>
            </w:r>
          </w:p>
          <w:p w14:paraId="6FCCDA6C" w14:textId="6B0E0747" w:rsidR="00DA4A3C" w:rsidRPr="00AD5215" w:rsidRDefault="00DA4A3C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С ответственностью за все риски (Повреждение или полная гибель в результате пожара, взрыва; действий природных сил и стихийных бедствий; крушения, столкновения, </w:t>
            </w:r>
            <w:proofErr w:type="spellStart"/>
            <w:r w:rsidRPr="00AD5215">
              <w:rPr>
                <w:spacing w:val="-2"/>
                <w:sz w:val="12"/>
                <w:szCs w:val="12"/>
                <w:lang w:val="ru-RU"/>
              </w:rPr>
              <w:t>подмочки</w:t>
            </w:r>
            <w:proofErr w:type="spellEnd"/>
            <w:r w:rsidRPr="00AD5215">
              <w:rPr>
                <w:spacing w:val="-2"/>
                <w:sz w:val="12"/>
                <w:szCs w:val="12"/>
                <w:lang w:val="ru-RU"/>
              </w:rPr>
              <w:t>; взаимодействия с топливом; Пропажа без вести; ПДТЛ, иные причины и события)</w:t>
            </w:r>
          </w:p>
        </w:tc>
      </w:tr>
      <w:tr w:rsidR="00011940" w:rsidRPr="00AD5215" w14:paraId="4D732B2D" w14:textId="77777777" w:rsidTr="003027D2">
        <w:trPr>
          <w:trHeight w:val="296"/>
        </w:trPr>
        <w:tc>
          <w:tcPr>
            <w:tcW w:w="2534" w:type="dxa"/>
          </w:tcPr>
          <w:p w14:paraId="16F1AF6E" w14:textId="62B11553" w:rsidR="00011940" w:rsidRPr="00AD5215" w:rsidRDefault="00011940" w:rsidP="00A325B0">
            <w:pPr>
              <w:pStyle w:val="TableParagraph"/>
              <w:spacing w:line="132" w:lineRule="exact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7. </w:t>
            </w:r>
            <w:r w:rsidRPr="00AD5215">
              <w:rPr>
                <w:spacing w:val="-2"/>
                <w:sz w:val="12"/>
                <w:szCs w:val="12"/>
              </w:rPr>
              <w:t>СВЕДЕНИЯ О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 xml:space="preserve"> ЗАСТРАХОВАННОМ ГРУЗЕ</w:t>
            </w:r>
          </w:p>
        </w:tc>
        <w:tc>
          <w:tcPr>
            <w:tcW w:w="8246" w:type="dxa"/>
          </w:tcPr>
          <w:p w14:paraId="6ABE2657" w14:textId="77777777" w:rsidR="00A325B0" w:rsidRPr="00AD5215" w:rsidRDefault="00A325B0" w:rsidP="00A325B0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Тип груза: __________</w:t>
            </w:r>
          </w:p>
          <w:p w14:paraId="4745B8C2" w14:textId="60D99CEE" w:rsidR="00011940" w:rsidRPr="00AD5215" w:rsidRDefault="00011940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Наименование груза:</w:t>
            </w:r>
            <w:r w:rsidR="00A325B0" w:rsidRPr="00AD5215">
              <w:rPr>
                <w:spacing w:val="-2"/>
                <w:sz w:val="12"/>
                <w:szCs w:val="12"/>
                <w:lang w:val="ru-RU"/>
              </w:rPr>
              <w:t xml:space="preserve"> </w:t>
            </w:r>
            <w:r w:rsidR="00A052AD" w:rsidRPr="00AD5215">
              <w:rPr>
                <w:spacing w:val="-2"/>
                <w:sz w:val="12"/>
                <w:szCs w:val="12"/>
                <w:lang w:val="ru-RU"/>
              </w:rPr>
              <w:t>__________</w:t>
            </w:r>
          </w:p>
          <w:p w14:paraId="4D6A31FE" w14:textId="59C18F5B" w:rsidR="006527B3" w:rsidRPr="00AD5215" w:rsidRDefault="006527B3" w:rsidP="006527B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Вес груза: ___________</w:t>
            </w:r>
          </w:p>
          <w:p w14:paraId="7585BC69" w14:textId="403990CF" w:rsidR="00A325B0" w:rsidRPr="00AD5215" w:rsidRDefault="00A325B0" w:rsidP="00A325B0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Количество, в чем измеряется единица груза: </w:t>
            </w:r>
            <w:r w:rsidR="00A052AD" w:rsidRPr="00AD5215">
              <w:rPr>
                <w:spacing w:val="-2"/>
                <w:sz w:val="12"/>
                <w:szCs w:val="12"/>
                <w:lang w:val="ru-RU"/>
              </w:rPr>
              <w:t>______</w:t>
            </w:r>
          </w:p>
          <w:p w14:paraId="7E0CC57F" w14:textId="77777777" w:rsidR="006527B3" w:rsidRPr="00AD5215" w:rsidRDefault="006527B3" w:rsidP="006527B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Объем груза: __________</w:t>
            </w:r>
          </w:p>
          <w:p w14:paraId="5557BDE3" w14:textId="1A4235CF" w:rsidR="00011940" w:rsidRPr="00AD5215" w:rsidRDefault="00011940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Количество:</w:t>
            </w:r>
            <w:r w:rsidR="001E2B7C" w:rsidRPr="00AD5215">
              <w:rPr>
                <w:sz w:val="12"/>
                <w:szCs w:val="12"/>
                <w:lang w:val="ru-RU"/>
              </w:rPr>
              <w:t xml:space="preserve"> </w:t>
            </w:r>
            <w:r w:rsidR="00A052AD" w:rsidRPr="00AD5215">
              <w:rPr>
                <w:spacing w:val="-2"/>
                <w:sz w:val="12"/>
                <w:szCs w:val="12"/>
                <w:lang w:val="ru-RU"/>
              </w:rPr>
              <w:t>_______</w:t>
            </w:r>
          </w:p>
          <w:p w14:paraId="50E3C7C2" w14:textId="6AC6EBF0" w:rsidR="009B095A" w:rsidRPr="00AD5215" w:rsidRDefault="00011940" w:rsidP="00A052AD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Упаковка </w:t>
            </w:r>
            <w:r w:rsidR="009B095A" w:rsidRPr="00AD5215">
              <w:rPr>
                <w:spacing w:val="-2"/>
                <w:sz w:val="12"/>
                <w:szCs w:val="12"/>
                <w:lang w:val="ru-RU"/>
              </w:rPr>
              <w:t xml:space="preserve">груза: </w:t>
            </w:r>
            <w:r w:rsidR="00A052AD" w:rsidRPr="00AD5215">
              <w:rPr>
                <w:spacing w:val="-2"/>
                <w:sz w:val="12"/>
                <w:szCs w:val="12"/>
                <w:lang w:val="ru-RU"/>
              </w:rPr>
              <w:t>____________</w:t>
            </w:r>
          </w:p>
        </w:tc>
      </w:tr>
      <w:tr w:rsidR="003027D2" w:rsidRPr="00AD5215" w14:paraId="3D188BEC" w14:textId="77777777" w:rsidTr="003027D2">
        <w:trPr>
          <w:trHeight w:val="296"/>
        </w:trPr>
        <w:tc>
          <w:tcPr>
            <w:tcW w:w="2534" w:type="dxa"/>
          </w:tcPr>
          <w:p w14:paraId="2F34DF03" w14:textId="143A3092" w:rsidR="003027D2" w:rsidRPr="00AD5215" w:rsidRDefault="003312FA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  <w:lang w:val="ru-RU"/>
              </w:rPr>
              <w:t>8</w:t>
            </w:r>
            <w:r w:rsidR="003027D2" w:rsidRPr="00AD5215">
              <w:rPr>
                <w:spacing w:val="-2"/>
                <w:sz w:val="12"/>
                <w:szCs w:val="12"/>
              </w:rPr>
              <w:t>. СВЕДЕНИЯ О ГРУЗОПЕРЕВОЗКЕ</w:t>
            </w:r>
          </w:p>
        </w:tc>
        <w:tc>
          <w:tcPr>
            <w:tcW w:w="8246" w:type="dxa"/>
          </w:tcPr>
          <w:p w14:paraId="5E468E02" w14:textId="145F3D1C" w:rsidR="00BA50C3" w:rsidRPr="00AD5215" w:rsidDel="0002310B" w:rsidRDefault="00BA50C3" w:rsidP="00DB0C13">
            <w:pPr>
              <w:pStyle w:val="TableParagraph"/>
              <w:spacing w:line="132" w:lineRule="exact"/>
              <w:ind w:left="14"/>
              <w:rPr>
                <w:del w:id="2" w:author="Байбусинова Камилла" w:date="2025-12-30T11:23:00Z"/>
                <w:spacing w:val="-2"/>
                <w:sz w:val="12"/>
                <w:szCs w:val="12"/>
                <w:lang w:val="ru-RU"/>
              </w:rPr>
            </w:pPr>
            <w:del w:id="3" w:author="Байбусинова Камилла" w:date="2025-12-30T11:23:00Z">
              <w:r w:rsidRPr="00AD5215" w:rsidDel="0002310B">
                <w:rPr>
                  <w:spacing w:val="-2"/>
                  <w:sz w:val="12"/>
                  <w:szCs w:val="12"/>
                  <w:lang w:val="ru-RU"/>
                </w:rPr>
                <w:delText>Вид транспорта: __________</w:delText>
              </w:r>
            </w:del>
          </w:p>
          <w:p w14:paraId="43AE0B39" w14:textId="7EDBB1CC" w:rsidR="00BA50C3" w:rsidRPr="00AD5215" w:rsidRDefault="00BA50C3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Способ перевозки: </w:t>
            </w:r>
            <w:ins w:id="4" w:author="Байбусинова Камилла" w:date="2025-12-30T11:23:00Z">
              <w:r w:rsidR="0002310B">
                <w:rPr>
                  <w:spacing w:val="-2"/>
                  <w:sz w:val="12"/>
                  <w:szCs w:val="12"/>
                  <w:lang w:val="ru-RU"/>
                </w:rPr>
                <w:t>автомобильный</w:t>
              </w:r>
            </w:ins>
            <w:r w:rsidRPr="00AD5215">
              <w:rPr>
                <w:spacing w:val="-2"/>
                <w:sz w:val="12"/>
                <w:szCs w:val="12"/>
                <w:lang w:val="ru-RU"/>
              </w:rPr>
              <w:t>__________</w:t>
            </w:r>
          </w:p>
          <w:p w14:paraId="78083BF7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commentRangeStart w:id="5"/>
            <w:commentRangeStart w:id="6"/>
            <w:r w:rsidRPr="00AD5215">
              <w:rPr>
                <w:spacing w:val="-2"/>
                <w:sz w:val="12"/>
                <w:szCs w:val="12"/>
                <w:lang w:val="ru-RU"/>
              </w:rPr>
              <w:t>Тип кузова ТС: _________</w:t>
            </w:r>
            <w:commentRangeEnd w:id="5"/>
            <w:r w:rsidR="007138D4">
              <w:rPr>
                <w:rStyle w:val="af6"/>
                <w:lang w:val="ru-RU" w:eastAsia="ru-RU"/>
              </w:rPr>
              <w:commentReference w:id="5"/>
            </w:r>
            <w:bookmarkStart w:id="7" w:name="_GoBack"/>
            <w:bookmarkEnd w:id="7"/>
            <w:commentRangeEnd w:id="6"/>
            <w:r w:rsidR="008B27FF">
              <w:rPr>
                <w:rStyle w:val="af6"/>
                <w:lang w:val="ru-RU" w:eastAsia="ru-RU"/>
              </w:rPr>
              <w:commentReference w:id="6"/>
            </w:r>
          </w:p>
          <w:p w14:paraId="6EF160B9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Грузоподъемность ТС: ____________</w:t>
            </w:r>
          </w:p>
        </w:tc>
      </w:tr>
      <w:tr w:rsidR="00A052AD" w:rsidRPr="00AD5215" w14:paraId="0CA3110B" w14:textId="77777777" w:rsidTr="003027D2">
        <w:trPr>
          <w:trHeight w:val="296"/>
        </w:trPr>
        <w:tc>
          <w:tcPr>
            <w:tcW w:w="2534" w:type="dxa"/>
          </w:tcPr>
          <w:p w14:paraId="317E21B7" w14:textId="64351B76" w:rsidR="00A052AD" w:rsidRPr="00AD5215" w:rsidRDefault="003312FA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  <w:lang w:val="ru-RU"/>
              </w:rPr>
              <w:t>9</w:t>
            </w:r>
            <w:r w:rsidR="00A052AD" w:rsidRPr="00AD5215">
              <w:rPr>
                <w:spacing w:val="-2"/>
                <w:sz w:val="12"/>
                <w:szCs w:val="12"/>
              </w:rPr>
              <w:t xml:space="preserve">. </w:t>
            </w:r>
            <w:r w:rsidR="00A052AD" w:rsidRPr="00AD5215">
              <w:rPr>
                <w:spacing w:val="-2"/>
                <w:sz w:val="12"/>
                <w:szCs w:val="12"/>
                <w:lang w:val="ru-RU"/>
              </w:rPr>
              <w:t>ДОПОЛНИТЕЛЬНАЯ ИНФОРМАЦИЯ О ГРУЗЕ</w:t>
            </w:r>
            <w:r w:rsidR="00A052AD" w:rsidRPr="00AD5215">
              <w:rPr>
                <w:spacing w:val="-2"/>
                <w:sz w:val="12"/>
                <w:szCs w:val="12"/>
              </w:rPr>
              <w:t>:</w:t>
            </w:r>
          </w:p>
        </w:tc>
        <w:tc>
          <w:tcPr>
            <w:tcW w:w="8246" w:type="dxa"/>
          </w:tcPr>
          <w:p w14:paraId="669A76E2" w14:textId="77777777" w:rsidR="00A052AD" w:rsidRPr="00AD5215" w:rsidRDefault="00A052AD" w:rsidP="00A052AD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z w:val="12"/>
                <w:szCs w:val="12"/>
                <w:lang w:val="ru-RU"/>
              </w:rPr>
              <w:t>Наличие охраны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>: ____________</w:t>
            </w:r>
          </w:p>
          <w:p w14:paraId="4ECF98CA" w14:textId="77777777" w:rsidR="00A052AD" w:rsidRPr="00AD5215" w:rsidRDefault="00A052AD" w:rsidP="00A052AD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z w:val="12"/>
                <w:szCs w:val="12"/>
                <w:lang w:val="ru-RU"/>
              </w:rPr>
              <w:t>Наличие убытков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>: ___________</w:t>
            </w:r>
          </w:p>
          <w:p w14:paraId="4EE04425" w14:textId="085DA668" w:rsidR="00A052AD" w:rsidRPr="00AD5215" w:rsidRDefault="00A052AD" w:rsidP="00A052AD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</w:p>
        </w:tc>
      </w:tr>
      <w:tr w:rsidR="003027D2" w:rsidRPr="00AD5215" w14:paraId="27260002" w14:textId="77777777" w:rsidTr="003027D2">
        <w:trPr>
          <w:trHeight w:val="143"/>
        </w:trPr>
        <w:tc>
          <w:tcPr>
            <w:tcW w:w="2534" w:type="dxa"/>
          </w:tcPr>
          <w:p w14:paraId="2ACFCA5D" w14:textId="0BC5A6D8" w:rsidR="003027D2" w:rsidRPr="00AD5215" w:rsidRDefault="003312FA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1</w:t>
            </w:r>
            <w:r>
              <w:rPr>
                <w:spacing w:val="-2"/>
                <w:sz w:val="12"/>
                <w:szCs w:val="12"/>
                <w:lang w:val="ru-RU"/>
              </w:rPr>
              <w:t>0</w:t>
            </w:r>
            <w:r w:rsidR="003027D2" w:rsidRPr="00AD5215">
              <w:rPr>
                <w:spacing w:val="-2"/>
                <w:sz w:val="12"/>
                <w:szCs w:val="12"/>
              </w:rPr>
              <w:t>. СРОК СТРАХОВАНИЯ</w:t>
            </w:r>
          </w:p>
        </w:tc>
        <w:tc>
          <w:tcPr>
            <w:tcW w:w="8246" w:type="dxa"/>
          </w:tcPr>
          <w:p w14:paraId="00931F57" w14:textId="49497B83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 xml:space="preserve">с _________ г. по _________ г. обе даты включительно </w:t>
            </w:r>
          </w:p>
        </w:tc>
      </w:tr>
      <w:tr w:rsidR="003027D2" w:rsidRPr="00AD5215" w14:paraId="55B78FFE" w14:textId="77777777" w:rsidTr="003027D2">
        <w:trPr>
          <w:trHeight w:val="143"/>
        </w:trPr>
        <w:tc>
          <w:tcPr>
            <w:tcW w:w="2534" w:type="dxa"/>
          </w:tcPr>
          <w:p w14:paraId="77DB176E" w14:textId="321812F4" w:rsidR="003027D2" w:rsidRPr="00AD5215" w:rsidRDefault="003312FA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</w:rPr>
              <w:t>1</w:t>
            </w:r>
            <w:r>
              <w:rPr>
                <w:spacing w:val="-2"/>
                <w:sz w:val="12"/>
                <w:szCs w:val="12"/>
                <w:lang w:val="ru-RU"/>
              </w:rPr>
              <w:t>1</w:t>
            </w:r>
            <w:r w:rsidR="003027D2" w:rsidRPr="00AD5215">
              <w:rPr>
                <w:spacing w:val="-2"/>
                <w:sz w:val="12"/>
                <w:szCs w:val="12"/>
              </w:rPr>
              <w:t>. ТЕРРИТОРИЯ СТРАХОВАНИЯ</w:t>
            </w:r>
          </w:p>
        </w:tc>
        <w:tc>
          <w:tcPr>
            <w:tcW w:w="8246" w:type="dxa"/>
          </w:tcPr>
          <w:p w14:paraId="2B1EBFF9" w14:textId="06513143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highlight w:val="yellow"/>
                <w:lang w:val="ru-RU"/>
              </w:rPr>
            </w:pPr>
          </w:p>
        </w:tc>
      </w:tr>
      <w:tr w:rsidR="003027D2" w:rsidRPr="00AD5215" w14:paraId="6585A575" w14:textId="77777777" w:rsidTr="003027D2">
        <w:trPr>
          <w:trHeight w:val="143"/>
        </w:trPr>
        <w:tc>
          <w:tcPr>
            <w:tcW w:w="2534" w:type="dxa"/>
          </w:tcPr>
          <w:p w14:paraId="7E1BE99F" w14:textId="609BEA10" w:rsidR="003027D2" w:rsidRPr="00AD5215" w:rsidRDefault="003312FA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1</w:t>
            </w:r>
            <w:r>
              <w:rPr>
                <w:spacing w:val="-2"/>
                <w:sz w:val="12"/>
                <w:szCs w:val="12"/>
                <w:lang w:val="ru-RU"/>
              </w:rPr>
              <w:t>2</w:t>
            </w:r>
            <w:r w:rsidR="003027D2" w:rsidRPr="00AD5215">
              <w:rPr>
                <w:spacing w:val="-2"/>
                <w:sz w:val="12"/>
                <w:szCs w:val="12"/>
              </w:rPr>
              <w:t>. СТРАХОВАЯ СУММА</w:t>
            </w:r>
          </w:p>
        </w:tc>
        <w:tc>
          <w:tcPr>
            <w:tcW w:w="8246" w:type="dxa"/>
          </w:tcPr>
          <w:p w14:paraId="0FDE7D9D" w14:textId="0F50FC7D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highlight w:val="yellow"/>
                <w:lang w:val="ru-RU"/>
              </w:rPr>
            </w:pPr>
            <w:r w:rsidRPr="00AD5215">
              <w:rPr>
                <w:spacing w:val="-2"/>
                <w:sz w:val="12"/>
                <w:szCs w:val="12"/>
              </w:rPr>
              <w:t>_________________</w:t>
            </w:r>
            <w:r w:rsidR="00AD5215">
              <w:rPr>
                <w:spacing w:val="-2"/>
                <w:sz w:val="12"/>
                <w:szCs w:val="12"/>
                <w:lang w:val="ru-RU"/>
              </w:rPr>
              <w:t>тенге</w:t>
            </w:r>
          </w:p>
        </w:tc>
      </w:tr>
      <w:tr w:rsidR="003027D2" w:rsidRPr="00AD5215" w14:paraId="7840EA6D" w14:textId="77777777" w:rsidTr="003027D2">
        <w:trPr>
          <w:trHeight w:val="143"/>
        </w:trPr>
        <w:tc>
          <w:tcPr>
            <w:tcW w:w="2534" w:type="dxa"/>
          </w:tcPr>
          <w:p w14:paraId="532966E6" w14:textId="424FD1A5" w:rsidR="003027D2" w:rsidRPr="00AD5215" w:rsidRDefault="003312FA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</w:rPr>
              <w:t>1</w:t>
            </w:r>
            <w:r>
              <w:rPr>
                <w:spacing w:val="-2"/>
                <w:sz w:val="12"/>
                <w:szCs w:val="12"/>
                <w:lang w:val="ru-RU"/>
              </w:rPr>
              <w:t>3</w:t>
            </w:r>
            <w:r w:rsidR="003027D2" w:rsidRPr="00AD5215">
              <w:rPr>
                <w:spacing w:val="-2"/>
                <w:sz w:val="12"/>
                <w:szCs w:val="12"/>
              </w:rPr>
              <w:t>. ФРАНШИЗА</w:t>
            </w:r>
          </w:p>
        </w:tc>
        <w:tc>
          <w:tcPr>
            <w:tcW w:w="8246" w:type="dxa"/>
          </w:tcPr>
          <w:p w14:paraId="765D66E2" w14:textId="111CF203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Франшиза при частичном повреждении 1%</w:t>
            </w:r>
            <w:r w:rsidR="005B65DB">
              <w:rPr>
                <w:spacing w:val="-2"/>
                <w:sz w:val="12"/>
                <w:szCs w:val="12"/>
                <w:lang w:val="ru-RU"/>
              </w:rPr>
              <w:t xml:space="preserve"> от общей страховой суммы</w:t>
            </w:r>
            <w:r w:rsidRPr="00AD5215">
              <w:rPr>
                <w:spacing w:val="-2"/>
                <w:sz w:val="12"/>
                <w:szCs w:val="12"/>
                <w:lang w:val="ru-RU"/>
              </w:rPr>
              <w:t>, франшиза при полной гибели 10%</w:t>
            </w:r>
            <w:r w:rsidR="005B65DB">
              <w:rPr>
                <w:spacing w:val="-2"/>
                <w:sz w:val="12"/>
                <w:szCs w:val="12"/>
                <w:lang w:val="ru-RU"/>
              </w:rPr>
              <w:t xml:space="preserve"> от общей страховой суммы.</w:t>
            </w:r>
          </w:p>
        </w:tc>
      </w:tr>
      <w:tr w:rsidR="003027D2" w:rsidRPr="00AD5215" w14:paraId="5E74A7C8" w14:textId="77777777" w:rsidTr="003027D2">
        <w:trPr>
          <w:trHeight w:val="143"/>
        </w:trPr>
        <w:tc>
          <w:tcPr>
            <w:tcW w:w="2534" w:type="dxa"/>
          </w:tcPr>
          <w:p w14:paraId="6D6E6163" w14:textId="7A8F73D2" w:rsidR="003027D2" w:rsidRPr="00AD5215" w:rsidRDefault="003312FA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</w:rPr>
            </w:pPr>
            <w:r w:rsidRPr="00AD5215">
              <w:rPr>
                <w:spacing w:val="-2"/>
                <w:sz w:val="12"/>
                <w:szCs w:val="12"/>
              </w:rPr>
              <w:t>1</w:t>
            </w:r>
            <w:r>
              <w:rPr>
                <w:spacing w:val="-2"/>
                <w:sz w:val="12"/>
                <w:szCs w:val="12"/>
                <w:lang w:val="ru-RU"/>
              </w:rPr>
              <w:t>4</w:t>
            </w:r>
            <w:r w:rsidR="003027D2" w:rsidRPr="00AD5215">
              <w:rPr>
                <w:spacing w:val="-2"/>
                <w:sz w:val="12"/>
                <w:szCs w:val="12"/>
              </w:rPr>
              <w:t>. СТРАХОВАЯ ПРЕМИЯ</w:t>
            </w:r>
          </w:p>
        </w:tc>
        <w:tc>
          <w:tcPr>
            <w:tcW w:w="8246" w:type="dxa"/>
          </w:tcPr>
          <w:p w14:paraId="3E9B14AB" w14:textId="5EB24F7E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highlight w:val="yellow"/>
                <w:lang w:val="ru-RU"/>
              </w:rPr>
            </w:pPr>
            <w:r w:rsidRPr="00AD5215">
              <w:rPr>
                <w:spacing w:val="-2"/>
                <w:sz w:val="12"/>
                <w:szCs w:val="12"/>
              </w:rPr>
              <w:t>______________</w:t>
            </w:r>
            <w:r w:rsidR="00AD5215">
              <w:rPr>
                <w:spacing w:val="-2"/>
                <w:sz w:val="12"/>
                <w:szCs w:val="12"/>
                <w:lang w:val="ru-RU"/>
              </w:rPr>
              <w:t>тенге</w:t>
            </w:r>
          </w:p>
        </w:tc>
      </w:tr>
      <w:tr w:rsidR="003027D2" w:rsidRPr="00AD5215" w14:paraId="55D8594F" w14:textId="77777777" w:rsidTr="003027D2">
        <w:trPr>
          <w:trHeight w:val="296"/>
        </w:trPr>
        <w:tc>
          <w:tcPr>
            <w:tcW w:w="2534" w:type="dxa"/>
          </w:tcPr>
          <w:p w14:paraId="3C557E52" w14:textId="055482DE" w:rsidR="003027D2" w:rsidRPr="00AD5215" w:rsidRDefault="003312FA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1</w:t>
            </w:r>
            <w:r>
              <w:rPr>
                <w:spacing w:val="-2"/>
                <w:sz w:val="12"/>
                <w:szCs w:val="12"/>
                <w:lang w:val="ru-RU"/>
              </w:rPr>
              <w:t>5</w:t>
            </w:r>
            <w:r w:rsidR="003027D2" w:rsidRPr="00AD5215">
              <w:rPr>
                <w:spacing w:val="-2"/>
                <w:sz w:val="12"/>
                <w:szCs w:val="12"/>
                <w:lang w:val="ru-RU"/>
              </w:rPr>
              <w:t>. ПОРЯДОК И СРОКИ УПЛАТЫ СТРАХОВОЙ</w:t>
            </w:r>
          </w:p>
          <w:p w14:paraId="36DBE163" w14:textId="7777777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ПРЕМИИ</w:t>
            </w:r>
          </w:p>
        </w:tc>
        <w:tc>
          <w:tcPr>
            <w:tcW w:w="8246" w:type="dxa"/>
          </w:tcPr>
          <w:p w14:paraId="2C626563" w14:textId="2DF682C7" w:rsidR="003027D2" w:rsidRPr="00AD5215" w:rsidRDefault="003027D2" w:rsidP="00DB0C13">
            <w:pPr>
              <w:pStyle w:val="TableParagraph"/>
              <w:spacing w:line="132" w:lineRule="exact"/>
              <w:ind w:left="14"/>
              <w:rPr>
                <w:spacing w:val="-2"/>
                <w:sz w:val="12"/>
                <w:szCs w:val="12"/>
                <w:lang w:val="ru-RU"/>
              </w:rPr>
            </w:pPr>
            <w:r w:rsidRPr="00AD5215">
              <w:rPr>
                <w:spacing w:val="-2"/>
                <w:sz w:val="12"/>
                <w:szCs w:val="12"/>
                <w:lang w:val="ru-RU"/>
              </w:rPr>
              <w:t>Единовременно перечислением на банковский счет в срок до ______</w:t>
            </w:r>
          </w:p>
        </w:tc>
      </w:tr>
    </w:tbl>
    <w:p w14:paraId="67E71D70" w14:textId="073C1D9A" w:rsidR="003027D2" w:rsidRPr="00AD5215" w:rsidRDefault="003027D2" w:rsidP="003027D2">
      <w:pPr>
        <w:pStyle w:val="TableParagraph"/>
        <w:ind w:left="14"/>
        <w:jc w:val="both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 xml:space="preserve">*ПДЛ – </w:t>
      </w:r>
      <w:r w:rsidR="00490333" w:rsidRPr="00490333">
        <w:rPr>
          <w:spacing w:val="-2"/>
          <w:sz w:val="12"/>
          <w:szCs w:val="12"/>
        </w:rPr>
        <w:t>лицо, занимающее ответственную государственную должность, должностное лицо, лицо, уполномоченное на выполнение государственных функций, лицо, исполняющее управленческие функции в государственной организации или субъекте квазигосударственного сектора, лицо, назначаемое или избираемое, занимающее какую-либо должность в законодательном, исполнительном, административном, судебном органах или вооруженных силах иностранного государства, лицо, выполняющее какую-либо публичную функцию для иностранного государства, лицо, занимающее руководящую должность в организациях, созданных государствами на основе соглашений, которые имеют статус международных договоров.</w:t>
      </w:r>
    </w:p>
    <w:p w14:paraId="2861478D" w14:textId="1112B972" w:rsidR="003027D2" w:rsidRDefault="003027D2" w:rsidP="003027D2">
      <w:pPr>
        <w:pStyle w:val="TableParagraph"/>
        <w:ind w:left="14"/>
        <w:jc w:val="both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**Бенефициарный собственник - физическое лицо, которому прямо или косвенно принадлежат более двадцати пяти процентов долей участия в уставном капитале либо размещенных (за вычетом привилегированных и выкупленных обществом) акций клиента - юридического лица, а равно физическое лицо, осуществляющее контроль над клиентом иным образом, либо в интересах которого клиентом совершаются операции с деньгами и (или) иным имуществом;</w:t>
      </w:r>
    </w:p>
    <w:p w14:paraId="166117F8" w14:textId="77777777" w:rsidR="00FC3012" w:rsidRPr="00AD5215" w:rsidRDefault="00FC3012" w:rsidP="003027D2">
      <w:pPr>
        <w:pStyle w:val="TableParagraph"/>
        <w:ind w:left="14"/>
        <w:jc w:val="both"/>
        <w:rPr>
          <w:spacing w:val="-2"/>
          <w:sz w:val="12"/>
          <w:szCs w:val="12"/>
        </w:rPr>
      </w:pPr>
    </w:p>
    <w:p w14:paraId="3702BB59" w14:textId="77777777" w:rsidR="003027D2" w:rsidRPr="00AD5215" w:rsidRDefault="003027D2" w:rsidP="00305698">
      <w:pPr>
        <w:pStyle w:val="TableParagraph"/>
        <w:ind w:left="14"/>
        <w:jc w:val="center"/>
        <w:rPr>
          <w:spacing w:val="-2"/>
          <w:sz w:val="12"/>
          <w:szCs w:val="12"/>
        </w:rPr>
      </w:pPr>
      <w:r w:rsidRPr="00AD5215">
        <w:rPr>
          <w:spacing w:val="-2"/>
          <w:sz w:val="12"/>
          <w:szCs w:val="12"/>
        </w:rPr>
        <w:t>ДЕКЛАРАЦИЯ СТРАХОВАТЕЛЯ</w:t>
      </w:r>
    </w:p>
    <w:p w14:paraId="735FE2AC" w14:textId="77777777" w:rsidR="002C6B17" w:rsidRPr="00305698" w:rsidRDefault="002C6B17" w:rsidP="00FA7371">
      <w:pPr>
        <w:jc w:val="both"/>
        <w:rPr>
          <w:sz w:val="12"/>
          <w:szCs w:val="12"/>
        </w:rPr>
      </w:pPr>
      <w:r w:rsidRPr="00305698">
        <w:rPr>
          <w:sz w:val="12"/>
          <w:szCs w:val="12"/>
        </w:rPr>
        <w:t>Подписанием настоящего Заявления Страхователь:</w:t>
      </w:r>
    </w:p>
    <w:p w14:paraId="4087E7E1" w14:textId="0198F6AF" w:rsidR="002C6B17" w:rsidRPr="00305698" w:rsidRDefault="002C6B17" w:rsidP="002C6B17">
      <w:pPr>
        <w:jc w:val="both"/>
        <w:rPr>
          <w:sz w:val="12"/>
          <w:szCs w:val="12"/>
        </w:rPr>
      </w:pPr>
      <w:r w:rsidRPr="00305698">
        <w:rPr>
          <w:sz w:val="12"/>
          <w:szCs w:val="12"/>
        </w:rPr>
        <w:tab/>
        <w:t xml:space="preserve">1. Предоставляет согласие АО «СК «Евразия», его аффилированным лицам, АО «Государственное кредитное бюро», АО «Национальная платёжная корпорация», профессиональным участникам страхового рынка и иным третьим лицам, участвующим в рамках исполнения условий договора страхования и/или маркетинговых услуг, в т.ч. государственным базам данных уполномоченных органов на сбор, хранение и обработку </w:t>
      </w:r>
      <w:r>
        <w:rPr>
          <w:sz w:val="12"/>
          <w:szCs w:val="12"/>
        </w:rPr>
        <w:t xml:space="preserve">моих </w:t>
      </w:r>
      <w:r w:rsidRPr="00305698">
        <w:rPr>
          <w:sz w:val="12"/>
          <w:szCs w:val="12"/>
        </w:rPr>
        <w:t>персональных данных</w:t>
      </w:r>
      <w:r>
        <w:rPr>
          <w:sz w:val="12"/>
          <w:szCs w:val="12"/>
        </w:rPr>
        <w:t xml:space="preserve"> и/или</w:t>
      </w:r>
      <w:r w:rsidRPr="00305698">
        <w:rPr>
          <w:sz w:val="12"/>
          <w:szCs w:val="12"/>
        </w:rPr>
        <w:t xml:space="preserve"> работников Страхователя - юридического лица включая, но не ограничиваясь: ФИО, ИИН, гражданство, пол, дата и место рождения, место жительства, сведения документа, удостоверяющего личность, зафиксированные на электронном, бумажном и (или) ином материальном носителе, биометрические данные, в том числе на их трансграничную передачу, получение данных в/из единой страховой базы данных, в том числе в получения сведений из государственных баз данных, информационных систем государственных органов и подведомственных им организаций, необходимых для получения страховых услуг и установления иных деловых отношений. Настоящее согласие выдано на срок до достижения целей, определённых Страховщиком, но не более 10 лет, и действует до момента его отзыва, если иное не предусмотрено законодательством Республики Казахстан.</w:t>
      </w:r>
    </w:p>
    <w:p w14:paraId="38D78545" w14:textId="77777777" w:rsidR="002C6B17" w:rsidRPr="00305698" w:rsidRDefault="002C6B17" w:rsidP="002C6B17">
      <w:pPr>
        <w:ind w:firstLine="708"/>
        <w:jc w:val="both"/>
        <w:rPr>
          <w:sz w:val="12"/>
          <w:szCs w:val="12"/>
        </w:rPr>
      </w:pPr>
      <w:r w:rsidRPr="00305698">
        <w:rPr>
          <w:sz w:val="12"/>
          <w:szCs w:val="12"/>
        </w:rPr>
        <w:t xml:space="preserve">2. Подтверждает, что сведения, указанные в настоящем Заявлении, являются достоверными и полными. Не заполнение какого-либо пункта расценивается как сокрытие информации Страхователем от Страховщика. В соответствии со ст. 832 и 839 Гражданского кодекса Республики Казахстан предоставление заведомо ложных сведений при заключении Договора страхования может послужить основанием </w:t>
      </w:r>
      <w:r w:rsidRPr="00305698">
        <w:rPr>
          <w:sz w:val="12"/>
          <w:szCs w:val="12"/>
        </w:rPr>
        <w:lastRenderedPageBreak/>
        <w:t xml:space="preserve">для предъявления требования о расторжении договора либо признания его недействительным или повлечь отказ в осуществлении страховой выплаты. </w:t>
      </w:r>
    </w:p>
    <w:p w14:paraId="3F207C70" w14:textId="77777777" w:rsidR="002C6B17" w:rsidRDefault="002C6B17" w:rsidP="002C6B17">
      <w:pPr>
        <w:ind w:right="-1"/>
        <w:jc w:val="both"/>
        <w:rPr>
          <w:sz w:val="20"/>
          <w:szCs w:val="20"/>
        </w:rPr>
      </w:pPr>
    </w:p>
    <w:p w14:paraId="43E9FCD9" w14:textId="77777777" w:rsidR="004B6794" w:rsidRPr="00305698" w:rsidRDefault="004B6794" w:rsidP="004B6794">
      <w:pPr>
        <w:ind w:right="-1"/>
        <w:jc w:val="both"/>
        <w:rPr>
          <w:sz w:val="12"/>
          <w:szCs w:val="12"/>
        </w:rPr>
      </w:pPr>
      <w:r>
        <w:rPr>
          <w:sz w:val="12"/>
          <w:szCs w:val="12"/>
        </w:rPr>
        <w:t xml:space="preserve"> </w:t>
      </w:r>
      <w:r w:rsidRPr="00305698">
        <w:rPr>
          <w:sz w:val="12"/>
          <w:szCs w:val="12"/>
        </w:rPr>
        <w:t>С условиями страхования ознакомлен, согласен.</w:t>
      </w:r>
    </w:p>
    <w:p w14:paraId="0295DCBD" w14:textId="77777777" w:rsidR="004B6794" w:rsidRPr="00305698" w:rsidRDefault="004B6794" w:rsidP="004B6794">
      <w:pPr>
        <w:pStyle w:val="af"/>
        <w:jc w:val="both"/>
        <w:rPr>
          <w:sz w:val="12"/>
          <w:szCs w:val="12"/>
        </w:rPr>
      </w:pPr>
    </w:p>
    <w:p w14:paraId="4A41F236" w14:textId="77777777" w:rsidR="004B6794" w:rsidRPr="00305698" w:rsidRDefault="004B6794" w:rsidP="004B6794">
      <w:pPr>
        <w:rPr>
          <w:b/>
          <w:sz w:val="12"/>
          <w:szCs w:val="12"/>
        </w:rPr>
      </w:pPr>
      <w:r w:rsidRPr="00305698">
        <w:rPr>
          <w:b/>
          <w:sz w:val="12"/>
          <w:szCs w:val="12"/>
        </w:rPr>
        <w:t xml:space="preserve">От Имени Страхователя _________________________ / </w:t>
      </w:r>
      <w:proofErr w:type="gramStart"/>
      <w:r w:rsidRPr="00305698">
        <w:rPr>
          <w:b/>
          <w:sz w:val="12"/>
          <w:szCs w:val="12"/>
          <w:highlight w:val="yellow"/>
        </w:rPr>
        <w:t>_</w:t>
      </w:r>
      <w:r w:rsidRPr="00305698">
        <w:rPr>
          <w:color w:val="000000"/>
          <w:sz w:val="12"/>
          <w:szCs w:val="12"/>
          <w:highlight w:val="yellow"/>
        </w:rPr>
        <w:t>[</w:t>
      </w:r>
      <w:proofErr w:type="gramEnd"/>
      <w:r w:rsidRPr="00305698">
        <w:rPr>
          <w:color w:val="000000"/>
          <w:sz w:val="12"/>
          <w:szCs w:val="12"/>
          <w:highlight w:val="yellow"/>
        </w:rPr>
        <w:t>ФИО подписанта]</w:t>
      </w:r>
      <w:r w:rsidRPr="00305698">
        <w:rPr>
          <w:color w:val="000000"/>
          <w:sz w:val="12"/>
          <w:szCs w:val="12"/>
          <w:lang w:val="kk-KZ"/>
        </w:rPr>
        <w:t xml:space="preserve"> </w:t>
      </w:r>
      <w:r w:rsidRPr="00305698">
        <w:rPr>
          <w:b/>
          <w:sz w:val="12"/>
          <w:szCs w:val="12"/>
        </w:rPr>
        <w:t xml:space="preserve">/  </w:t>
      </w:r>
      <w:proofErr w:type="spellStart"/>
      <w:r w:rsidRPr="00305698">
        <w:rPr>
          <w:b/>
          <w:sz w:val="12"/>
          <w:szCs w:val="12"/>
        </w:rPr>
        <w:t>м.п</w:t>
      </w:r>
      <w:proofErr w:type="spellEnd"/>
      <w:r w:rsidRPr="00305698">
        <w:rPr>
          <w:b/>
          <w:sz w:val="12"/>
          <w:szCs w:val="12"/>
        </w:rPr>
        <w:t>.</w:t>
      </w:r>
    </w:p>
    <w:p w14:paraId="5EF5DA42" w14:textId="77777777" w:rsidR="004B6794" w:rsidRPr="00305698" w:rsidRDefault="004B6794" w:rsidP="004B6794">
      <w:pPr>
        <w:rPr>
          <w:sz w:val="12"/>
          <w:szCs w:val="12"/>
        </w:rPr>
      </w:pPr>
      <w:r w:rsidRPr="00305698">
        <w:rPr>
          <w:sz w:val="12"/>
          <w:szCs w:val="12"/>
        </w:rPr>
        <w:t xml:space="preserve">                                                                Подпись                                            </w:t>
      </w:r>
    </w:p>
    <w:p w14:paraId="18C30240" w14:textId="77777777" w:rsidR="004B6794" w:rsidRPr="00305698" w:rsidRDefault="004B6794" w:rsidP="004B6794">
      <w:pPr>
        <w:rPr>
          <w:sz w:val="12"/>
          <w:szCs w:val="12"/>
        </w:rPr>
      </w:pPr>
    </w:p>
    <w:p w14:paraId="0C3A16C9" w14:textId="77777777" w:rsidR="004B6794" w:rsidRPr="00305698" w:rsidRDefault="004B6794" w:rsidP="004B6794">
      <w:pPr>
        <w:rPr>
          <w:sz w:val="12"/>
          <w:szCs w:val="12"/>
        </w:rPr>
      </w:pPr>
      <w:r w:rsidRPr="00305698">
        <w:rPr>
          <w:sz w:val="12"/>
          <w:szCs w:val="12"/>
        </w:rPr>
        <w:t>Информация о доверенности №</w:t>
      </w:r>
      <w:r w:rsidRPr="00305698">
        <w:rPr>
          <w:sz w:val="12"/>
          <w:szCs w:val="12"/>
          <w:lang w:val="kk-KZ"/>
        </w:rPr>
        <w:t xml:space="preserve"> </w:t>
      </w:r>
      <w:r w:rsidRPr="00305698">
        <w:rPr>
          <w:sz w:val="12"/>
          <w:szCs w:val="12"/>
          <w:highlight w:val="yellow"/>
        </w:rPr>
        <w:t>[Дата доверенности подписанта]</w:t>
      </w:r>
      <w:r w:rsidRPr="00305698">
        <w:rPr>
          <w:sz w:val="12"/>
          <w:szCs w:val="12"/>
        </w:rPr>
        <w:t xml:space="preserve"> </w:t>
      </w:r>
      <w:r w:rsidRPr="00305698">
        <w:rPr>
          <w:sz w:val="12"/>
          <w:szCs w:val="12"/>
          <w:highlight w:val="yellow"/>
        </w:rPr>
        <w:t>от [Номер доверенности подписанта]</w:t>
      </w:r>
    </w:p>
    <w:p w14:paraId="2B88E614" w14:textId="77777777" w:rsidR="004B6794" w:rsidRPr="00305698" w:rsidRDefault="004B6794" w:rsidP="004B6794">
      <w:pPr>
        <w:rPr>
          <w:b/>
          <w:sz w:val="12"/>
          <w:szCs w:val="12"/>
        </w:rPr>
      </w:pPr>
    </w:p>
    <w:p w14:paraId="3DEF4490" w14:textId="77777777" w:rsidR="004B6794" w:rsidRPr="00305698" w:rsidRDefault="004B6794" w:rsidP="004B6794">
      <w:pPr>
        <w:jc w:val="both"/>
        <w:rPr>
          <w:bCs/>
          <w:sz w:val="12"/>
          <w:szCs w:val="12"/>
        </w:rPr>
      </w:pPr>
      <w:r w:rsidRPr="00305698">
        <w:rPr>
          <w:bCs/>
          <w:sz w:val="12"/>
          <w:szCs w:val="12"/>
        </w:rPr>
        <w:t xml:space="preserve"> Я, </w:t>
      </w:r>
      <w:r w:rsidRPr="00B97850">
        <w:rPr>
          <w:bCs/>
          <w:sz w:val="12"/>
          <w:szCs w:val="12"/>
          <w:highlight w:val="yellow"/>
        </w:rPr>
        <w:t>[Фамилия, имя, отчество доверителя]</w:t>
      </w:r>
      <w:r w:rsidRPr="00305698">
        <w:rPr>
          <w:bCs/>
          <w:sz w:val="12"/>
          <w:szCs w:val="12"/>
        </w:rPr>
        <w:t>, действующий(</w:t>
      </w:r>
      <w:proofErr w:type="spellStart"/>
      <w:r w:rsidRPr="00305698">
        <w:rPr>
          <w:bCs/>
          <w:sz w:val="12"/>
          <w:szCs w:val="12"/>
        </w:rPr>
        <w:t>ая</w:t>
      </w:r>
      <w:proofErr w:type="spellEnd"/>
      <w:r w:rsidRPr="00305698">
        <w:rPr>
          <w:bCs/>
          <w:sz w:val="12"/>
          <w:szCs w:val="12"/>
        </w:rPr>
        <w:t>) на основании вышеуказанной доверенности даю свое согласие на сбор и обработку моих персональных данных в соответствии с п.1 Декларации Страхователя. </w:t>
      </w:r>
    </w:p>
    <w:p w14:paraId="1F26241A" w14:textId="77777777" w:rsidR="004B6794" w:rsidRPr="00305698" w:rsidRDefault="004B6794" w:rsidP="004B6794">
      <w:pPr>
        <w:rPr>
          <w:b/>
          <w:sz w:val="12"/>
          <w:szCs w:val="12"/>
        </w:rPr>
      </w:pPr>
    </w:p>
    <w:p w14:paraId="1543C07B" w14:textId="77777777" w:rsidR="004B6794" w:rsidRPr="00305698" w:rsidRDefault="004B6794" w:rsidP="004B6794">
      <w:pPr>
        <w:rPr>
          <w:sz w:val="12"/>
          <w:szCs w:val="12"/>
        </w:rPr>
      </w:pPr>
      <w:r w:rsidRPr="00305698">
        <w:rPr>
          <w:b/>
          <w:sz w:val="12"/>
          <w:szCs w:val="12"/>
        </w:rPr>
        <w:t xml:space="preserve">Дата: </w:t>
      </w:r>
      <w:proofErr w:type="gramStart"/>
      <w:r w:rsidRPr="00305698">
        <w:rPr>
          <w:rFonts w:eastAsia="Calibri"/>
          <w:sz w:val="12"/>
          <w:szCs w:val="12"/>
          <w:highlight w:val="yellow"/>
        </w:rPr>
        <w:t>[</w:t>
      </w:r>
      <w:r w:rsidRPr="00305698">
        <w:rPr>
          <w:spacing w:val="2"/>
          <w:sz w:val="12"/>
          <w:szCs w:val="12"/>
          <w:highlight w:val="yellow"/>
          <w:lang w:val="kk-KZ"/>
        </w:rPr>
        <w:t xml:space="preserve">  </w:t>
      </w:r>
      <w:proofErr w:type="gramEnd"/>
      <w:r w:rsidRPr="00305698">
        <w:rPr>
          <w:spacing w:val="2"/>
          <w:sz w:val="12"/>
          <w:szCs w:val="12"/>
          <w:highlight w:val="yellow"/>
          <w:lang w:val="kk-KZ"/>
        </w:rPr>
        <w:t xml:space="preserve">             </w:t>
      </w:r>
      <w:r w:rsidRPr="00305698">
        <w:rPr>
          <w:rFonts w:eastAsia="Calibri"/>
          <w:sz w:val="12"/>
          <w:szCs w:val="12"/>
          <w:highlight w:val="yellow"/>
        </w:rPr>
        <w:t>]</w:t>
      </w:r>
      <w:r w:rsidRPr="00305698">
        <w:rPr>
          <w:rFonts w:eastAsia="Calibri"/>
          <w:sz w:val="12"/>
          <w:szCs w:val="12"/>
          <w:lang w:val="kk-KZ"/>
        </w:rPr>
        <w:t xml:space="preserve">  </w:t>
      </w:r>
      <w:r w:rsidRPr="00305698">
        <w:rPr>
          <w:b/>
          <w:sz w:val="12"/>
          <w:szCs w:val="12"/>
        </w:rPr>
        <w:t>г.</w:t>
      </w:r>
    </w:p>
    <w:p w14:paraId="633BE9A6" w14:textId="77777777" w:rsidR="004B6794" w:rsidRPr="00305698" w:rsidRDefault="004B6794" w:rsidP="004B6794">
      <w:pPr>
        <w:rPr>
          <w:sz w:val="12"/>
          <w:szCs w:val="12"/>
        </w:rPr>
      </w:pPr>
    </w:p>
    <w:p w14:paraId="0C7F83A3" w14:textId="77777777" w:rsidR="004B6794" w:rsidRPr="00DE1A46" w:rsidRDefault="004B6794" w:rsidP="004B6794">
      <w:pPr>
        <w:tabs>
          <w:tab w:val="left" w:pos="2955"/>
        </w:tabs>
      </w:pPr>
    </w:p>
    <w:p w14:paraId="5C10EF7D" w14:textId="12E9C122" w:rsidR="00705A1C" w:rsidRPr="00AD5215" w:rsidRDefault="00705A1C">
      <w:pPr>
        <w:rPr>
          <w:sz w:val="12"/>
          <w:szCs w:val="12"/>
        </w:rPr>
      </w:pPr>
    </w:p>
    <w:sectPr w:rsidR="00705A1C" w:rsidRPr="00AD5215" w:rsidSect="0042007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426" w:right="566" w:bottom="0" w:left="56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Нагачевская Татьяна Сергеевна" w:date="2025-12-30T09:38:00Z" w:initials="НТ">
    <w:p w14:paraId="5A70F5DB" w14:textId="3A053196" w:rsidR="007138D4" w:rsidRDefault="007138D4">
      <w:pPr>
        <w:pStyle w:val="af7"/>
      </w:pPr>
      <w:r>
        <w:rPr>
          <w:rStyle w:val="af6"/>
        </w:rPr>
        <w:annotationRef/>
      </w:r>
      <w:r>
        <w:t>Убрать ВЭД или заменить на ОКЭД</w:t>
      </w:r>
    </w:p>
  </w:comment>
  <w:comment w:id="1" w:author="Байбусинова Камилла" w:date="2025-12-30T10:19:00Z" w:initials="БК">
    <w:p w14:paraId="02C06DA6" w14:textId="76C28383" w:rsidR="008B27FF" w:rsidRDefault="008B27FF">
      <w:pPr>
        <w:pStyle w:val="af7"/>
      </w:pPr>
      <w:r>
        <w:rPr>
          <w:rStyle w:val="af6"/>
        </w:rPr>
        <w:annotationRef/>
      </w:r>
      <w:r>
        <w:t>ОКЭД</w:t>
      </w:r>
    </w:p>
  </w:comment>
  <w:comment w:id="5" w:author="Нагачевская Татьяна Сергеевна" w:date="2025-12-30T09:39:00Z" w:initials="НТ">
    <w:p w14:paraId="744C144A" w14:textId="42C9A5E2" w:rsidR="007138D4" w:rsidRDefault="007138D4">
      <w:pPr>
        <w:pStyle w:val="af7"/>
      </w:pPr>
      <w:r>
        <w:rPr>
          <w:rStyle w:val="af6"/>
        </w:rPr>
        <w:annotationRef/>
      </w:r>
      <w:r>
        <w:t xml:space="preserve">Убрать </w:t>
      </w:r>
    </w:p>
  </w:comment>
  <w:comment w:id="6" w:author="Байбусинова Камилла" w:date="2025-12-30T10:19:00Z" w:initials="БК">
    <w:p w14:paraId="1F3C3546" w14:textId="37073609" w:rsidR="008B27FF" w:rsidRDefault="008B27FF">
      <w:pPr>
        <w:pStyle w:val="af7"/>
      </w:pPr>
      <w:r>
        <w:rPr>
          <w:rStyle w:val="af6"/>
        </w:rPr>
        <w:annotationRef/>
      </w:r>
      <w:r>
        <w:t>ОК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A70F5DB" w15:done="0"/>
  <w15:commentEx w15:paraId="02C06DA6" w15:paraIdParent="5A70F5DB" w15:done="0"/>
  <w15:commentEx w15:paraId="744C144A" w15:done="0"/>
  <w15:commentEx w15:paraId="1F3C3546" w15:paraIdParent="744C144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A70F5DB" w16cid:durableId="2CFE1C19"/>
  <w16cid:commentId w16cid:paraId="02C06DA6" w16cid:durableId="2CFE25BD"/>
  <w16cid:commentId w16cid:paraId="744C144A" w16cid:durableId="2CFE1C3D"/>
  <w16cid:commentId w16cid:paraId="1F3C3546" w16cid:durableId="2CFE25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F88A5D" w14:textId="77777777" w:rsidR="00C37A18" w:rsidRDefault="00C37A18" w:rsidP="009C2FC2">
      <w:r>
        <w:separator/>
      </w:r>
    </w:p>
  </w:endnote>
  <w:endnote w:type="continuationSeparator" w:id="0">
    <w:p w14:paraId="09A5D9E0" w14:textId="77777777" w:rsidR="00C37A18" w:rsidRDefault="00C37A18" w:rsidP="009C2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893A4B" w14:textId="77777777" w:rsidR="009C2FC2" w:rsidRDefault="009C2FC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60D2F6" w14:textId="77777777" w:rsidR="009C2FC2" w:rsidRDefault="009C2FC2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33829" w14:textId="77777777" w:rsidR="009C2FC2" w:rsidRDefault="009C2FC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738CA7" w14:textId="77777777" w:rsidR="00C37A18" w:rsidRDefault="00C37A18" w:rsidP="009C2FC2">
      <w:r>
        <w:separator/>
      </w:r>
    </w:p>
  </w:footnote>
  <w:footnote w:type="continuationSeparator" w:id="0">
    <w:p w14:paraId="2B1D8E8E" w14:textId="77777777" w:rsidR="00C37A18" w:rsidRDefault="00C37A18" w:rsidP="009C2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1211F4" w14:textId="0E518FAA" w:rsidR="009C2FC2" w:rsidRDefault="00C37A18">
    <w:pPr>
      <w:pStyle w:val="af"/>
    </w:pPr>
    <w:r>
      <w:rPr>
        <w:noProof/>
        <w14:ligatures w14:val="standardContextual"/>
      </w:rPr>
      <w:pict w14:anchorId="6A012A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233782" o:spid="_x0000_s2062" type="#_x0000_t75" style="position:absolute;margin-left:0;margin-top:0;width:538.5pt;height:538.5pt;z-index:-251657216;mso-position-horizontal:center;mso-position-horizontal-relative:margin;mso-position-vertical:center;mso-position-vertical-relative:margin" o:allowincell="f">
          <v:imagedata r:id="rId1" o:title="подложка10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9A1F8" w14:textId="49C27E02" w:rsidR="009C2FC2" w:rsidRDefault="00C37A18">
    <w:pPr>
      <w:pStyle w:val="af"/>
    </w:pPr>
    <w:r>
      <w:rPr>
        <w:noProof/>
        <w14:ligatures w14:val="standardContextual"/>
      </w:rPr>
      <w:pict w14:anchorId="4568FF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233783" o:spid="_x0000_s2063" type="#_x0000_t75" style="position:absolute;margin-left:0;margin-top:0;width:538.5pt;height:538.5pt;z-index:-251656192;mso-position-horizontal:center;mso-position-horizontal-relative:margin;mso-position-vertical:center;mso-position-vertical-relative:margin" o:allowincell="f">
          <v:imagedata r:id="rId1" o:title="подложка100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FBF7C" w14:textId="76ADEC02" w:rsidR="009C2FC2" w:rsidRDefault="00C37A18">
    <w:pPr>
      <w:pStyle w:val="af"/>
    </w:pPr>
    <w:r>
      <w:rPr>
        <w:noProof/>
        <w14:ligatures w14:val="standardContextual"/>
      </w:rPr>
      <w:pict w14:anchorId="0943EF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6233781" o:spid="_x0000_s2061" type="#_x0000_t75" style="position:absolute;margin-left:0;margin-top:0;width:538.5pt;height:538.5pt;z-index:-251658240;mso-position-horizontal:center;mso-position-horizontal-relative:margin;mso-position-vertical:center;mso-position-vertical-relative:margin" o:allowincell="f">
          <v:imagedata r:id="rId1" o:title="подложка100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996993"/>
    <w:multiLevelType w:val="hybridMultilevel"/>
    <w:tmpl w:val="08D41F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Нагачевская Татьяна Сергеевна">
    <w15:presenceInfo w15:providerId="AD" w15:userId="S-1-5-21-2879255802-1593436719-2712521589-5723"/>
  </w15:person>
  <w15:person w15:author="Байбусинова Камилла">
    <w15:presenceInfo w15:providerId="None" w15:userId="Байбусинова Камилл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trackRevisions/>
  <w:defaultTabStop w:val="708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D2"/>
    <w:rsid w:val="00011940"/>
    <w:rsid w:val="0002310B"/>
    <w:rsid w:val="00082200"/>
    <w:rsid w:val="000F2A5B"/>
    <w:rsid w:val="000F6BFC"/>
    <w:rsid w:val="00126FB8"/>
    <w:rsid w:val="001E2B7C"/>
    <w:rsid w:val="002B7E8F"/>
    <w:rsid w:val="002C6B17"/>
    <w:rsid w:val="002D530A"/>
    <w:rsid w:val="003027D2"/>
    <w:rsid w:val="00303185"/>
    <w:rsid w:val="00305698"/>
    <w:rsid w:val="00311C52"/>
    <w:rsid w:val="003312FA"/>
    <w:rsid w:val="003D561D"/>
    <w:rsid w:val="00420072"/>
    <w:rsid w:val="00421687"/>
    <w:rsid w:val="00490333"/>
    <w:rsid w:val="004B3E48"/>
    <w:rsid w:val="004B6794"/>
    <w:rsid w:val="00522467"/>
    <w:rsid w:val="005A56DC"/>
    <w:rsid w:val="005B65DB"/>
    <w:rsid w:val="0064708F"/>
    <w:rsid w:val="006527B3"/>
    <w:rsid w:val="006A4AAA"/>
    <w:rsid w:val="006F5F5A"/>
    <w:rsid w:val="00705A1C"/>
    <w:rsid w:val="007138D4"/>
    <w:rsid w:val="00727108"/>
    <w:rsid w:val="0079311B"/>
    <w:rsid w:val="007C0F26"/>
    <w:rsid w:val="008B27FF"/>
    <w:rsid w:val="008B710D"/>
    <w:rsid w:val="00902B34"/>
    <w:rsid w:val="00913A11"/>
    <w:rsid w:val="009661A6"/>
    <w:rsid w:val="0097194F"/>
    <w:rsid w:val="00991A64"/>
    <w:rsid w:val="009B095A"/>
    <w:rsid w:val="009C2FC2"/>
    <w:rsid w:val="009D3BDF"/>
    <w:rsid w:val="009E138D"/>
    <w:rsid w:val="00A052AD"/>
    <w:rsid w:val="00A325B0"/>
    <w:rsid w:val="00A9785F"/>
    <w:rsid w:val="00AD5215"/>
    <w:rsid w:val="00B16084"/>
    <w:rsid w:val="00B31283"/>
    <w:rsid w:val="00B4675E"/>
    <w:rsid w:val="00B91EF1"/>
    <w:rsid w:val="00B97850"/>
    <w:rsid w:val="00BA50C3"/>
    <w:rsid w:val="00BE10ED"/>
    <w:rsid w:val="00C07286"/>
    <w:rsid w:val="00C33CAC"/>
    <w:rsid w:val="00C37A18"/>
    <w:rsid w:val="00C943BD"/>
    <w:rsid w:val="00CA3AB8"/>
    <w:rsid w:val="00DA4A3C"/>
    <w:rsid w:val="00E07FE4"/>
    <w:rsid w:val="00EA10B6"/>
    <w:rsid w:val="00EA34FA"/>
    <w:rsid w:val="00FA7371"/>
    <w:rsid w:val="00FC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0FB50749"/>
  <w15:chartTrackingRefBased/>
  <w15:docId w15:val="{6D764785-9862-40E5-B516-1612382A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27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27D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7D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7D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7D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7D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7D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7D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7D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7D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7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7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7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7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7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7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7D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02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7D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02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7D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027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7D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3027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7D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027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27D2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027D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3027D2"/>
    <w:pPr>
      <w:ind w:left="165"/>
    </w:pPr>
    <w:rPr>
      <w:sz w:val="12"/>
      <w:szCs w:val="12"/>
    </w:rPr>
  </w:style>
  <w:style w:type="character" w:customStyle="1" w:styleId="ad">
    <w:name w:val="Основной текст Знак"/>
    <w:basedOn w:val="a0"/>
    <w:link w:val="ac"/>
    <w:uiPriority w:val="1"/>
    <w:rsid w:val="003027D2"/>
    <w:rPr>
      <w:rFonts w:ascii="Times New Roman" w:eastAsia="Times New Roman" w:hAnsi="Times New Roman" w:cs="Times New Roman"/>
      <w:kern w:val="0"/>
      <w:sz w:val="12"/>
      <w:szCs w:val="12"/>
      <w14:ligatures w14:val="none"/>
    </w:rPr>
  </w:style>
  <w:style w:type="paragraph" w:customStyle="1" w:styleId="TableParagraph">
    <w:name w:val="Table Paragraph"/>
    <w:basedOn w:val="a"/>
    <w:uiPriority w:val="1"/>
    <w:qFormat/>
    <w:rsid w:val="003027D2"/>
  </w:style>
  <w:style w:type="table" w:styleId="ae">
    <w:name w:val="Table Grid"/>
    <w:basedOn w:val="a1"/>
    <w:uiPriority w:val="39"/>
    <w:rsid w:val="003027D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C2FC2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9C2FC2"/>
    <w:rPr>
      <w:rFonts w:ascii="Times New Roman" w:eastAsia="Times New Roman" w:hAnsi="Times New Roman" w:cs="Times New Roman"/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9C2FC2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9C2FC2"/>
    <w:rPr>
      <w:rFonts w:ascii="Times New Roman" w:eastAsia="Times New Roman" w:hAnsi="Times New Roman" w:cs="Times New Roman"/>
      <w:kern w:val="0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B16084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B16084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styleId="af5">
    <w:name w:val="Revision"/>
    <w:hidden/>
    <w:uiPriority w:val="99"/>
    <w:semiHidden/>
    <w:rsid w:val="004B679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CharChar1CharChar">
    <w:name w:val="Знак Знак1 Char Char Знак Знак1 Char Char"/>
    <w:basedOn w:val="a"/>
    <w:rsid w:val="004B6794"/>
    <w:pPr>
      <w:widowControl/>
      <w:autoSpaceDE/>
      <w:autoSpaceDN/>
      <w:spacing w:after="160" w:line="240" w:lineRule="exact"/>
    </w:pPr>
    <w:rPr>
      <w:rFonts w:ascii="Tahoma" w:hAnsi="Tahoma"/>
      <w:sz w:val="24"/>
      <w:szCs w:val="24"/>
      <w:lang w:val="en-US"/>
    </w:rPr>
  </w:style>
  <w:style w:type="character" w:styleId="af6">
    <w:name w:val="annotation reference"/>
    <w:uiPriority w:val="99"/>
    <w:rsid w:val="004B6794"/>
    <w:rPr>
      <w:sz w:val="16"/>
      <w:szCs w:val="16"/>
    </w:rPr>
  </w:style>
  <w:style w:type="paragraph" w:styleId="af7">
    <w:name w:val="annotation text"/>
    <w:basedOn w:val="a"/>
    <w:link w:val="af8"/>
    <w:rsid w:val="004B6794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rsid w:val="004B679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CharChar1CharChar0">
    <w:name w:val="Знак Знак1 Char Char Знак Знак1 Char Char"/>
    <w:basedOn w:val="a"/>
    <w:rsid w:val="002C6B17"/>
    <w:pPr>
      <w:widowControl/>
      <w:autoSpaceDE/>
      <w:autoSpaceDN/>
      <w:spacing w:after="160" w:line="240" w:lineRule="exact"/>
    </w:pPr>
    <w:rPr>
      <w:rFonts w:ascii="Tahoma" w:hAnsi="Tahoma"/>
      <w:sz w:val="24"/>
      <w:szCs w:val="24"/>
      <w:lang w:val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7138D4"/>
    <w:pPr>
      <w:widowControl w:val="0"/>
      <w:autoSpaceDE w:val="0"/>
      <w:autoSpaceDN w:val="0"/>
    </w:pPr>
    <w:rPr>
      <w:b/>
      <w:bCs/>
      <w:lang w:eastAsia="en-US"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7138D4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1FA48-70CB-43DA-B01F-CEB6CBD12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Тилеуова Жаннат Абдуллакизи</dc:creator>
  <cp:keywords/>
  <dc:description/>
  <cp:lastModifiedBy>Байбусинова Камилла</cp:lastModifiedBy>
  <cp:revision>2</cp:revision>
  <dcterms:created xsi:type="dcterms:W3CDTF">2025-12-30T06:23:00Z</dcterms:created>
  <dcterms:modified xsi:type="dcterms:W3CDTF">2025-12-30T06:23:00Z</dcterms:modified>
</cp:coreProperties>
</file>